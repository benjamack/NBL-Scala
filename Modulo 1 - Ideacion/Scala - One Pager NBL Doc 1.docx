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D6AB" w14:textId="77777777" w:rsidR="00AA52A5" w:rsidRDefault="00000000" w:rsidP="006949A5">
      <w:pPr>
        <w:spacing w:after="60" w:line="320" w:lineRule="auto"/>
        <w:jc w:val="center"/>
      </w:pPr>
      <w:r>
        <w:rPr>
          <w:b/>
          <w:bCs/>
          <w:sz w:val="32"/>
          <w:szCs w:val="32"/>
        </w:rPr>
        <w:t>One Pager — Scala</w:t>
      </w:r>
    </w:p>
    <w:p w14:paraId="791511B9" w14:textId="77777777" w:rsidR="00AA52A5" w:rsidRDefault="00000000">
      <w:pPr>
        <w:spacing w:line="280" w:lineRule="auto"/>
        <w:jc w:val="center"/>
      </w:pPr>
      <w:r>
        <w:t>Nico Karagozian  ·  Benjamín Mackinnon   |   Buenos Aires, 17 de mayo de 2026</w:t>
      </w:r>
    </w:p>
    <w:p w14:paraId="3855DE78" w14:textId="77777777" w:rsidR="00AA52A5" w:rsidRDefault="00000000">
      <w:pPr>
        <w:keepNext/>
        <w:spacing w:before="240" w:after="60" w:line="360" w:lineRule="auto"/>
      </w:pPr>
      <w:r>
        <w:rPr>
          <w:b/>
          <w:bCs/>
          <w:sz w:val="28"/>
          <w:szCs w:val="28"/>
        </w:rPr>
        <w:t>1. Problema / Necesidad</w:t>
      </w:r>
    </w:p>
    <w:p w14:paraId="51446999" w14:textId="77777777" w:rsidR="00AA52A5" w:rsidRDefault="00000000">
      <w:pPr>
        <w:spacing w:after="160" w:line="360" w:lineRule="auto"/>
        <w:jc w:val="both"/>
      </w:pPr>
      <w:r>
        <w:t>El atleta amateur tiene cada vez más datos biométricos gracias a los wearables, pero no recibe asesoramiento personalizado para traducir esos datos en decisiones concretas de entrenamiento, nutrición y recuperación. Hoy resuelve ese gap con varias apps fragmentadas y, cuando puede, con un coach humano que queda fuera del alcance de la mayoría.</w:t>
      </w:r>
    </w:p>
    <w:p w14:paraId="489401C7" w14:textId="77777777" w:rsidR="00AA52A5" w:rsidRDefault="00000000">
      <w:pPr>
        <w:keepNext/>
        <w:spacing w:before="240" w:after="60" w:line="360" w:lineRule="auto"/>
      </w:pPr>
      <w:r>
        <w:rPr>
          <w:b/>
          <w:bCs/>
          <w:sz w:val="28"/>
          <w:szCs w:val="28"/>
        </w:rPr>
        <w:t>2. Cliente — Segmentos</w:t>
      </w:r>
    </w:p>
    <w:p w14:paraId="7114F80C" w14:textId="77777777" w:rsidR="00AA52A5" w:rsidRDefault="00000000">
      <w:pPr>
        <w:spacing w:after="160" w:line="360" w:lineRule="auto"/>
        <w:jc w:val="both"/>
      </w:pPr>
      <w:r>
        <w:t>Atletas amateurs comprometidos —running, ciclismo, triatlón, gym, deportes de raqueta— que entrenan varias veces por semana con objetivos concretos, tengan o no wearable. La interfaz conversacional permite incorporar también a quienes todavía no usan dispositivo pero buscan estructura y guía personalizada. Como segmento secundario, la mujer atleta que necesita planificación sensible al ciclo menstrual, históricamente subatendida.</w:t>
      </w:r>
    </w:p>
    <w:p w14:paraId="4C7CCC82" w14:textId="77777777" w:rsidR="00AA52A5" w:rsidRDefault="00000000">
      <w:pPr>
        <w:keepNext/>
        <w:spacing w:before="240" w:after="60" w:line="360" w:lineRule="auto"/>
      </w:pPr>
      <w:r>
        <w:rPr>
          <w:b/>
          <w:bCs/>
          <w:sz w:val="28"/>
          <w:szCs w:val="28"/>
        </w:rPr>
        <w:t>3. Relevancia del problema</w:t>
      </w:r>
    </w:p>
    <w:p w14:paraId="6ABE837F" w14:textId="77777777" w:rsidR="00AA52A5" w:rsidRDefault="00000000">
      <w:pPr>
        <w:spacing w:after="160" w:line="360" w:lineRule="auto"/>
        <w:jc w:val="both"/>
      </w:pPr>
      <w:r>
        <w:t>Es un problema frecuente y diario: el atleta toma decisiones repetidas sobre si entrenar fuerte o descansar, qué comer y cómo recuperarse. Hoy las resuelve mal porque las apps disponibles son loggers, no entrenadores, y los datos del wearable quedan sin interpretar. El costo de no resolverlo es real: sobreentrenamiento, lesiones, estancamiento y frustración. Para la mujer atleta hay además un costo de salud cuando la planificación no contempla el ciclo.</w:t>
      </w:r>
      <w:ins w:id="1" w:author="Claude" w:date="2026-05-16T00:00:00Z">
        <w:r>
          <w:t xml:space="preserve"> La convergencia entre LLMs y wearables de consumo masivo abre además una ventana de oportunidad precisa: la tecnología acaba de madurar, los dispositivos ya están en las muñecas de millones de atletas y el problema sigue sin resolverse a escala.</w:t>
        </w:r>
      </w:ins>
    </w:p>
    <w:p w14:paraId="29C78B09" w14:textId="77777777" w:rsidR="00AA52A5" w:rsidRDefault="00000000">
      <w:pPr>
        <w:keepNext/>
        <w:spacing w:before="240" w:after="60" w:line="360" w:lineRule="auto"/>
      </w:pPr>
      <w:r>
        <w:rPr>
          <w:b/>
          <w:bCs/>
          <w:sz w:val="28"/>
          <w:szCs w:val="28"/>
        </w:rPr>
        <w:t>4. Solución de alto nivel</w:t>
      </w:r>
    </w:p>
    <w:p w14:paraId="672DA153" w14:textId="77777777" w:rsidR="00AA52A5" w:rsidRDefault="00000000">
      <w:pPr>
        <w:spacing w:after="160" w:line="360" w:lineRule="auto"/>
        <w:jc w:val="both"/>
      </w:pPr>
      <w:r>
        <w:t xml:space="preserve">Una app con coach personal de IA y una interfaz principalmente conversacional. La mayoría de las apps de fitness se centran en agregar y mostrar datos que el usuario después no sabe cómo accionar; nosotros invertimos el modelo: el atleta habla con un coach agéntico que interpreta su contexto y ejecuta por él —arma y ajusta el plan de entrenamiento, actualiza nutrición y recuperación, contempla el ciclo menstrual, registra comidas, recuerda contexto entre sesiones. Si el </w:t>
        <w:lastRenderedPageBreak/>
        <w:t>usuario tiene wearable, el coach se nutre de la biometría continua; si no, el propio usuario aporta el input día a día a través de la conversación, de modo que nadie queda afuera. La conversación es la UI principal para actualizar todo, no un chat agregado al costado.</w:t>
      </w:r>
      <w:ins w:id="2" w:author="Claude" w:date="2026-05-16T00:00:00Z">
        <w:r>
          <w:t xml:space="preserve"> Scala ya cuenta con una versión funcional en producción con usuarios reales, lo que valida la factibilidad técnica del modelo y permite iterar sobre retroalimentación concreta desde el primer día.</w:t>
        </w:r>
      </w:ins>
    </w:p>
    <w:p w14:paraId="5C92CAD0" w14:textId="77777777" w:rsidR="00AA52A5" w:rsidRDefault="00000000">
      <w:pPr>
        <w:keepNext/>
        <w:spacing w:before="240" w:after="60" w:line="360" w:lineRule="auto"/>
      </w:pPr>
      <w:r>
        <w:rPr>
          <w:b/>
          <w:bCs/>
          <w:sz w:val="28"/>
          <w:szCs w:val="28"/>
        </w:rPr>
        <w:t>5. Por qué nos interesa</w:t>
      </w:r>
    </w:p>
    <w:p w14:paraId="067B695A" w14:textId="77777777" w:rsidR="00AA52A5" w:rsidRDefault="00000000">
      <w:pPr>
        <w:spacing w:after="160" w:line="360" w:lineRule="auto"/>
        <w:jc w:val="both"/>
      </w:pPr>
      <w:r>
        <w:t>Somos atletas amateurs y usuarios activos de wearables: vivimos el problema en primera persona. Tenemos los datos pero nos faltan las decisiones, y creemos que es el momento ideal para resolverlo en el cruce de IA, wearables y salud personal. Es un dominio donde podemos aportar criterio propio porque somos el cliente al que apuntamos.</w:t>
      </w:r>
    </w:p>
    <w:sectPr w:rsidR="00AA52A5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3AC"/>
    <w:multiLevelType w:val="hybridMultilevel"/>
    <w:tmpl w:val="C8B2F5CA"/>
    <w:lvl w:ilvl="0" w:tplc="E578E65A">
      <w:start w:val="1"/>
      <w:numFmt w:val="bullet"/>
      <w:lvlText w:val="●"/>
      <w:lvlJc w:val="left"/>
      <w:pPr>
        <w:ind w:left="720" w:hanging="360"/>
      </w:pPr>
    </w:lvl>
    <w:lvl w:ilvl="1" w:tplc="C53AF796">
      <w:start w:val="1"/>
      <w:numFmt w:val="bullet"/>
      <w:lvlText w:val="○"/>
      <w:lvlJc w:val="left"/>
      <w:pPr>
        <w:ind w:left="1440" w:hanging="360"/>
      </w:pPr>
    </w:lvl>
    <w:lvl w:ilvl="2" w:tplc="D7020C36">
      <w:start w:val="1"/>
      <w:numFmt w:val="bullet"/>
      <w:lvlText w:val="■"/>
      <w:lvlJc w:val="left"/>
      <w:pPr>
        <w:ind w:left="2160" w:hanging="360"/>
      </w:pPr>
    </w:lvl>
    <w:lvl w:ilvl="3" w:tplc="D388A4E4">
      <w:start w:val="1"/>
      <w:numFmt w:val="bullet"/>
      <w:lvlText w:val="●"/>
      <w:lvlJc w:val="left"/>
      <w:pPr>
        <w:ind w:left="2880" w:hanging="360"/>
      </w:pPr>
    </w:lvl>
    <w:lvl w:ilvl="4" w:tplc="6A828D68">
      <w:start w:val="1"/>
      <w:numFmt w:val="bullet"/>
      <w:lvlText w:val="○"/>
      <w:lvlJc w:val="left"/>
      <w:pPr>
        <w:ind w:left="3600" w:hanging="360"/>
      </w:pPr>
    </w:lvl>
    <w:lvl w:ilvl="5" w:tplc="46A0C71A">
      <w:start w:val="1"/>
      <w:numFmt w:val="bullet"/>
      <w:lvlText w:val="■"/>
      <w:lvlJc w:val="left"/>
      <w:pPr>
        <w:ind w:left="4320" w:hanging="360"/>
      </w:pPr>
    </w:lvl>
    <w:lvl w:ilvl="6" w:tplc="E8662016">
      <w:start w:val="1"/>
      <w:numFmt w:val="bullet"/>
      <w:lvlText w:val="●"/>
      <w:lvlJc w:val="left"/>
      <w:pPr>
        <w:ind w:left="5040" w:hanging="360"/>
      </w:pPr>
    </w:lvl>
    <w:lvl w:ilvl="7" w:tplc="62DAB6DA">
      <w:start w:val="1"/>
      <w:numFmt w:val="bullet"/>
      <w:lvlText w:val="●"/>
      <w:lvlJc w:val="left"/>
      <w:pPr>
        <w:ind w:left="5760" w:hanging="360"/>
      </w:pPr>
    </w:lvl>
    <w:lvl w:ilvl="8" w:tplc="5F0817E2">
      <w:start w:val="1"/>
      <w:numFmt w:val="bullet"/>
      <w:lvlText w:val="●"/>
      <w:lvlJc w:val="left"/>
      <w:pPr>
        <w:ind w:left="6480" w:hanging="360"/>
      </w:pPr>
    </w:lvl>
  </w:abstractNum>
  <w:num w:numId="1" w16cid:durableId="1303272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2A5"/>
    <w:rsid w:val="006949A5"/>
    <w:rsid w:val="00AA52A5"/>
    <w:rsid w:val="00D1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640A63"/>
  <w15:docId w15:val="{20A3C89C-2C27-D347-933E-3D3EDFA8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2142</Characters>
  <Application>Microsoft Office Word</Application>
  <DocSecurity>0</DocSecurity>
  <Lines>42</Lines>
  <Paragraphs>15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— One Pager NBL</dc:title>
  <dc:creator>Nico Karagozian + Benjamín Mackinnon</dc:creator>
  <dc:description>Doc #1 — Módulo 1: Ideación · NBL · MIA · UdeSA</dc:description>
  <cp:lastModifiedBy>Nicolas Karagozian</cp:lastModifiedBy>
  <cp:revision>3</cp:revision>
  <cp:lastPrinted>2026-05-13T00:29:00Z</cp:lastPrinted>
  <dcterms:created xsi:type="dcterms:W3CDTF">2026-05-13T00:29:00Z</dcterms:created>
  <dcterms:modified xsi:type="dcterms:W3CDTF">2026-05-13T00:29:00Z</dcterms:modified>
</cp:coreProperties>
</file>